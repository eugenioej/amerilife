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Agent &amp; Advisor</w:t>
      </w:r>
    </w:p>
    <w:p w:rsidR="00000000" w:rsidDel="00000000" w:rsidP="00000000" w:rsidRDefault="00000000" w:rsidRPr="00000000" w14:paraId="00000002">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Category: </w:t>
      </w:r>
      <w:r w:rsidDel="00000000" w:rsidR="00000000" w:rsidRPr="00000000">
        <w:rPr>
          <w:rFonts w:ascii="Calibri" w:cs="Calibri" w:eastAsia="Calibri" w:hAnsi="Calibri"/>
          <w:rtl w:val="0"/>
        </w:rPr>
        <w:t xml:space="preserve">Life, Whole Life, Protection/Income</w:t>
      </w:r>
    </w:p>
    <w:p w:rsidR="00000000" w:rsidDel="00000000" w:rsidP="00000000" w:rsidRDefault="00000000" w:rsidRPr="00000000" w14:paraId="00000003">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Compliance Code: </w:t>
      </w:r>
      <w:r w:rsidDel="00000000" w:rsidR="00000000" w:rsidRPr="00000000">
        <w:rPr>
          <w:rFonts w:ascii="Calibri" w:cs="Calibri" w:eastAsia="Calibri" w:hAnsi="Calibri"/>
          <w:rtl w:val="0"/>
        </w:rPr>
        <w:t xml:space="preserve">AML03312503</w:t>
      </w:r>
    </w:p>
    <w:p w:rsidR="00000000" w:rsidDel="00000000" w:rsidP="00000000" w:rsidRDefault="00000000" w:rsidRPr="00000000" w14:paraId="00000004">
      <w:pPr>
        <w:spacing w:line="240" w:lineRule="auto"/>
        <w:rPr>
          <w:rFonts w:ascii="Calibri" w:cs="Calibri" w:eastAsia="Calibri" w:hAnsi="Calibri"/>
          <w:color w:val="ff0000"/>
        </w:rPr>
      </w:pPr>
      <w:r w:rsidDel="00000000" w:rsidR="00000000" w:rsidRPr="00000000">
        <w:rPr>
          <w:rFonts w:ascii="Calibri" w:cs="Calibri" w:eastAsia="Calibri" w:hAnsi="Calibri"/>
          <w:b w:val="1"/>
          <w:bCs w:val="1"/>
          <w:rtl w:val="0"/>
        </w:rPr>
        <w:t xml:space="preserve">SME:</w:t>
      </w:r>
      <w:r w:rsidDel="00000000" w:rsidR="00000000" w:rsidRPr="00000000">
        <w:rPr>
          <w:rFonts w:ascii="Calibri" w:cs="Calibri" w:eastAsia="Calibri" w:hAnsi="Calibri"/>
          <w:b w:val="1"/>
          <w:bCs w:val="1"/>
          <w:color w:val="ff0000"/>
          <w:rtl w:val="0"/>
        </w:rPr>
        <w:t xml:space="preserve"> </w:t>
      </w:r>
      <w:r w:rsidDel="00000000" w:rsidR="00000000" w:rsidRPr="00000000">
        <w:rPr>
          <w:rFonts w:ascii="Calibri" w:cs="Calibri" w:eastAsia="Calibri" w:hAnsi="Calibri"/>
          <w:color w:val="ff0000"/>
          <w:rtl w:val="0"/>
        </w:rPr>
        <w:t xml:space="preserve">TK</w:t>
      </w:r>
    </w:p>
    <w:p w:rsidR="00000000" w:rsidDel="00000000" w:rsidP="00000000" w:rsidRDefault="00000000" w:rsidRPr="00000000" w14:paraId="00000005">
      <w:pPr>
        <w:tabs>
          <w:tab w:val="left" w:leader="none" w:pos="2115"/>
        </w:tabs>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Word count: </w:t>
      </w:r>
      <w:r w:rsidDel="00000000" w:rsidR="00000000" w:rsidRPr="00000000">
        <w:rPr>
          <w:rFonts w:ascii="Calibri" w:cs="Calibri" w:eastAsia="Calibri" w:hAnsi="Calibri"/>
          <w:rtl w:val="0"/>
        </w:rPr>
        <w:t xml:space="preserve">724</w:t>
      </w:r>
    </w:p>
    <w:p w:rsidR="00000000" w:rsidDel="00000000" w:rsidP="00000000" w:rsidRDefault="00000000" w:rsidRPr="00000000" w14:paraId="00000006">
      <w:pPr>
        <w:shd w:fill="ffffff" w:val="clear"/>
        <w:spacing w:after="220" w:before="220" w:line="240"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H1: Behind the Scenes: Explaining the Hidden Side of Life Insurance &amp; Annuities</w:t>
      </w:r>
      <w:r w:rsidDel="00000000" w:rsidR="00000000" w:rsidRPr="00000000">
        <w:rPr>
          <w:rtl w:val="0"/>
        </w:rPr>
      </w:r>
    </w:p>
    <w:p w:rsidR="00000000" w:rsidDel="00000000" w:rsidP="00000000" w:rsidRDefault="00000000" w:rsidRPr="00000000" w14:paraId="00000007">
      <w:pPr>
        <w:shd w:fill="ffffff" w:val="clear"/>
        <w:spacing w:after="220" w:before="22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Meta Description: Many consumers purchase life insurance plans without understanding the product's inner workings. This lack of awareness can expose them to risks that could undermine the policy's effectiveness.</w:t>
      </w:r>
    </w:p>
    <w:p w:rsidR="00000000" w:rsidDel="00000000" w:rsidP="00000000" w:rsidRDefault="00000000" w:rsidRPr="00000000" w14:paraId="00000008">
      <w:pPr>
        <w:shd w:fill="ffffff" w:val="clear"/>
        <w:spacing w:after="220" w:before="220" w:line="240"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w:t>
      </w:r>
    </w:p>
    <w:p w:rsidR="00000000" w:rsidDel="00000000" w:rsidP="00000000" w:rsidRDefault="00000000" w:rsidRPr="00000000" w14:paraId="00000009">
      <w:pPr>
        <w:shd w:fill="ffffff" w:val="clear"/>
        <w:spacing w:after="220" w:before="2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Takeaways: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22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Life insurance and annuities are financial products that require understanding</w:t>
      </w:r>
      <w:sdt>
        <w:sdtPr>
          <w:id w:val="1728959161"/>
          <w:tag w:val="goog_rdk_0"/>
        </w:sdtPr>
        <w:sdtContent>
          <w:del w:author="McNatt, Addison" w:id="0" w:date="2025-04-09T16:03:00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w:delText>
            </w:r>
          </w:del>
        </w:sdtContent>
      </w:sdt>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Educating clients on the investment strategies behind indexed life and annuity policies will help them make the best possible decision.</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22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Insurance and financial professionals should also help their clients assess the financial health and ratings of the insurance carriers. </w:t>
      </w:r>
    </w:p>
    <w:p w:rsidR="00000000" w:rsidDel="00000000" w:rsidP="00000000" w:rsidRDefault="00000000" w:rsidRPr="00000000" w14:paraId="0000000D">
      <w:pPr>
        <w:shd w:fill="ffffff" w:val="clear"/>
        <w:spacing w:after="220" w:before="220" w:line="240"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w:t>
      </w:r>
    </w:p>
    <w:p w:rsidR="00000000" w:rsidDel="00000000" w:rsidP="00000000" w:rsidRDefault="00000000" w:rsidRPr="00000000" w14:paraId="0000000E">
      <w:pPr>
        <w:shd w:fill="ffffff" w:val="clear"/>
        <w:spacing w:after="220" w:before="2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before="220" w:lineRule="auto"/>
        <w:rPr>
          <w:rFonts w:ascii="Calibri" w:cs="Calibri" w:eastAsia="Calibri" w:hAnsi="Calibri"/>
        </w:rPr>
      </w:pPr>
      <w:r w:rsidDel="00000000" w:rsidR="00000000" w:rsidRPr="00000000">
        <w:rPr>
          <w:rFonts w:ascii="Calibri" w:cs="Calibri" w:eastAsia="Calibri" w:hAnsi="Calibri"/>
          <w:rtl w:val="0"/>
        </w:rPr>
        <w:t xml:space="preserve">In insurance, many consumers make purchasing decisions based on insufficient information. With many forms of insurance, like home or auto policies, the risks involved are relatively straightforward. Other products, like fixed index life insurance and annuities, are related to financial markets and interest rates that consumers may not be aware of.</w:t>
      </w:r>
    </w:p>
    <w:p w:rsidR="00000000" w:rsidDel="00000000" w:rsidP="00000000" w:rsidRDefault="00000000" w:rsidRPr="00000000" w14:paraId="00000010">
      <w:pPr>
        <w:spacing w:before="220" w:lineRule="auto"/>
        <w:rPr>
          <w:rFonts w:ascii="Calibri" w:cs="Calibri" w:eastAsia="Calibri" w:hAnsi="Calibri"/>
        </w:rPr>
      </w:pPr>
      <w:r w:rsidDel="00000000" w:rsidR="00000000" w:rsidRPr="00000000">
        <w:rPr>
          <w:rFonts w:ascii="Calibri" w:cs="Calibri" w:eastAsia="Calibri" w:hAnsi="Calibri"/>
          <w:rtl w:val="0"/>
        </w:rPr>
        <w:t xml:space="preserve">Licensed agents and financial professionals are responsible for ensuring that their clients are fully informed about the risks and mechanics behind the insurance products and carriers they choose. </w:t>
        <w:br w:type="textWrapping"/>
      </w:r>
    </w:p>
    <w:p w:rsidR="00000000" w:rsidDel="00000000" w:rsidP="00000000" w:rsidRDefault="00000000" w:rsidRPr="00000000" w14:paraId="00000011">
      <w:pPr>
        <w:pStyle w:val="Heading4"/>
        <w:keepNext w:val="0"/>
        <w:keepLines w:val="0"/>
        <w:spacing w:after="0" w:before="0" w:lineRule="auto"/>
        <w:rPr>
          <w:rFonts w:ascii="Calibri" w:cs="Calibri" w:eastAsia="Calibri" w:hAnsi="Calibri"/>
          <w:color w:val="000000"/>
          <w:sz w:val="22"/>
          <w:szCs w:val="22"/>
        </w:rPr>
      </w:pPr>
      <w:bookmarkStart w:colFirst="0" w:colLast="0" w:name="_heading=h.jz62n4gz2vrs" w:id="0"/>
      <w:bookmarkEnd w:id="0"/>
      <w:r w:rsidDel="00000000" w:rsidR="00000000" w:rsidRPr="00000000">
        <w:rPr>
          <w:rFonts w:ascii="Calibri" w:cs="Calibri" w:eastAsia="Calibri" w:hAnsi="Calibri"/>
          <w:b w:val="1"/>
          <w:bCs w:val="1"/>
          <w:color w:val="000000"/>
          <w:sz w:val="22"/>
          <w:szCs w:val="22"/>
          <w:rtl w:val="0"/>
        </w:rPr>
        <w:t xml:space="preserve">H2: A peak behind the curtain</w:t>
        <w:br w:type="textWrapping"/>
      </w:r>
      <w:r w:rsidDel="00000000" w:rsidR="00000000" w:rsidRPr="00000000">
        <w:rPr>
          <w:rtl w:val="0"/>
        </w:rPr>
      </w:r>
    </w:p>
    <w:p w:rsidR="00000000" w:rsidDel="00000000" w:rsidP="00000000" w:rsidRDefault="00000000" w:rsidRPr="00000000" w14:paraId="00000012">
      <w:pPr>
        <w:pStyle w:val="Heading4"/>
        <w:keepNext w:val="0"/>
        <w:keepLines w:val="0"/>
        <w:spacing w:after="0" w:before="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 the surface, life insurance and annuities can seem like simple, straightforward products to consumers. But we know these products have various components that require understanding separately, as well as how they work together to deliver on the financial results the client is seeking.  </w:t>
      </w:r>
    </w:p>
    <w:p w:rsidR="00000000" w:rsidDel="00000000" w:rsidP="00000000" w:rsidRDefault="00000000" w:rsidRPr="00000000" w14:paraId="00000013">
      <w:pPr>
        <w:pStyle w:val="Heading4"/>
        <w:keepNext w:val="0"/>
        <w:keepLines w:val="0"/>
        <w:spacing w:after="0" w:before="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14">
      <w:pPr>
        <w:pStyle w:val="Heading4"/>
        <w:keepNext w:val="0"/>
        <w:keepLines w:val="0"/>
        <w:spacing w:after="0" w:before="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years, </w:t>
      </w:r>
      <w:hyperlink r:id="rId8">
        <w:r w:rsidDel="00000000" w:rsidR="00000000" w:rsidRPr="00000000">
          <w:rPr>
            <w:rFonts w:ascii="Calibri" w:cs="Calibri" w:eastAsia="Calibri" w:hAnsi="Calibri"/>
            <w:color w:val="0000ff"/>
            <w:sz w:val="22"/>
            <w:szCs w:val="22"/>
            <w:u w:val="single"/>
            <w:rtl w:val="0"/>
          </w:rPr>
          <w:t xml:space="preserve">low interest rates</w:t>
        </w:r>
      </w:hyperlink>
      <w:r w:rsidDel="00000000" w:rsidR="00000000" w:rsidRPr="00000000">
        <w:rPr>
          <w:rFonts w:ascii="Calibri" w:cs="Calibri" w:eastAsia="Calibri" w:hAnsi="Calibri"/>
          <w:color w:val="000000"/>
          <w:sz w:val="22"/>
          <w:szCs w:val="22"/>
          <w:vertAlign w:val="superscript"/>
        </w:rPr>
        <w:footnoteReference w:customMarkFollows="0" w:id="0"/>
      </w:r>
      <w:r w:rsidDel="00000000" w:rsidR="00000000" w:rsidRPr="00000000">
        <w:rPr>
          <w:rFonts w:ascii="Calibri" w:cs="Calibri" w:eastAsia="Calibri" w:hAnsi="Calibri"/>
          <w:color w:val="000000"/>
          <w:sz w:val="22"/>
          <w:szCs w:val="22"/>
          <w:rtl w:val="0"/>
        </w:rPr>
        <w:t xml:space="preserve"> pushed many carriers to seek higher returns by investing in riskier assets. Rising interest rates should mitigate some of that pressure but may result in higher financing costs.</w:t>
      </w:r>
      <w:r w:rsidDel="00000000" w:rsidR="00000000" w:rsidRPr="00000000">
        <w:rPr>
          <w:rFonts w:ascii="Calibri" w:cs="Calibri" w:eastAsia="Calibri" w:hAnsi="Calibri"/>
          <w:rtl w:val="0"/>
        </w:rPr>
        <w:br w:type="textWrapping"/>
      </w:r>
      <w:r w:rsidDel="00000000" w:rsidR="00000000" w:rsidRPr="00000000">
        <w:rPr>
          <w:rtl w:val="0"/>
        </w:rPr>
      </w:r>
    </w:p>
    <w:p w:rsidR="00000000" w:rsidDel="00000000" w:rsidP="00000000" w:rsidRDefault="00000000" w:rsidRPr="00000000" w14:paraId="00000015">
      <w:pPr>
        <w:pStyle w:val="Heading4"/>
        <w:keepNext w:val="0"/>
        <w:keepLines w:val="0"/>
        <w:spacing w:after="0" w:before="0" w:lineRule="auto"/>
        <w:rPr>
          <w:rFonts w:ascii="Calibri" w:cs="Calibri" w:eastAsia="Calibri" w:hAnsi="Calibri"/>
          <w:color w:val="000000"/>
          <w:sz w:val="22"/>
          <w:szCs w:val="22"/>
        </w:rPr>
      </w:pPr>
      <w:bookmarkStart w:colFirst="0" w:colLast="0" w:name="_heading=h.sa7lp4o60xs5" w:id="1"/>
      <w:bookmarkEnd w:id="1"/>
      <w:r w:rsidDel="00000000" w:rsidR="00000000" w:rsidRPr="00000000">
        <w:rPr>
          <w:rFonts w:ascii="Calibri" w:cs="Calibri" w:eastAsia="Calibri" w:hAnsi="Calibri"/>
          <w:b w:val="1"/>
          <w:bCs w:val="1"/>
          <w:color w:val="000000"/>
          <w:sz w:val="22"/>
          <w:szCs w:val="22"/>
          <w:rtl w:val="0"/>
        </w:rPr>
        <w:t xml:space="preserve">H2: Helping clients understand carriers</w:t>
        <w:br w:type="textWrapping"/>
      </w:r>
      <w:r w:rsidDel="00000000" w:rsidR="00000000" w:rsidRPr="00000000">
        <w:rPr>
          <w:rtl w:val="0"/>
        </w:rPr>
      </w:r>
    </w:p>
    <w:p w:rsidR="00000000" w:rsidDel="00000000" w:rsidP="00000000" w:rsidRDefault="00000000" w:rsidRPr="00000000" w14:paraId="00000016">
      <w:pPr>
        <w:pStyle w:val="Heading4"/>
        <w:keepNext w:val="0"/>
        <w:keepLines w:val="0"/>
        <w:spacing w:after="0" w:before="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better inform your clients, it’s crucial to have a solid understanding of any insurance carrier's investment strategies and financial health before recommending their products. Here are some key points to consider: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1"/>
        </w:numPr>
        <w:spacing w:before="8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Asset allocation: </w:t>
      </w:r>
      <w:r w:rsidDel="00000000" w:rsidR="00000000" w:rsidRPr="00000000">
        <w:rPr>
          <w:rFonts w:ascii="Calibri" w:cs="Calibri" w:eastAsia="Calibri" w:hAnsi="Calibri"/>
          <w:rtl w:val="0"/>
        </w:rPr>
        <w:t xml:space="preserve">Insurance companies diversify their investment portfolios to manage risk. This usually includes a mix of bonds, stocks, real estate, and other assets. Understanding the allocation can provide insights into the company's risk tolerance and potential for long-term stability. An investment portfolio that is both transparent and conservative often proves to be the best option.</w:t>
      </w:r>
      <w:r w:rsidDel="00000000" w:rsidR="00000000" w:rsidRPr="00000000">
        <w:rPr>
          <w:rFonts w:ascii="Calibri" w:cs="Calibri" w:eastAsia="Calibri" w:hAnsi="Calibri"/>
          <w:vertAlign w:val="superscript"/>
        </w:rPr>
        <w:footnoteReference w:customMarkFollows="0" w:id="1"/>
      </w:r>
      <w:r w:rsidDel="00000000" w:rsidR="00000000" w:rsidRPr="00000000">
        <w:rPr>
          <w:rFonts w:ascii="Calibri" w:cs="Calibri" w:eastAsia="Calibri" w:hAnsi="Calibri"/>
          <w:rtl w:val="0"/>
        </w:rPr>
        <w:t xml:space="preserve"> </w:t>
      </w:r>
    </w:p>
    <w:p w:rsidR="00000000" w:rsidDel="00000000" w:rsidP="00000000" w:rsidRDefault="00000000" w:rsidRPr="00000000" w14:paraId="00000019">
      <w:pPr>
        <w:numPr>
          <w:ilvl w:val="0"/>
          <w:numId w:val="1"/>
        </w:numPr>
        <w:spacing w:after="8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Risk management:</w:t>
      </w:r>
      <w:r w:rsidDel="00000000" w:rsidR="00000000" w:rsidRPr="00000000">
        <w:rPr>
          <w:rFonts w:ascii="Calibri" w:cs="Calibri" w:eastAsia="Calibri" w:hAnsi="Calibri"/>
          <w:rtl w:val="0"/>
        </w:rPr>
        <w:t xml:space="preserve"> Insurance companies use various risk management techniques to protect against market conditions. These may include hedging strategies, reinsurance, and stress testing. Explaining these practices can help clients understand how the carrier mitigates potential risks.</w:t>
      </w:r>
    </w:p>
    <w:p w:rsidR="00000000" w:rsidDel="00000000" w:rsidP="00000000" w:rsidRDefault="00000000" w:rsidRPr="00000000" w14:paraId="0000001A">
      <w:pPr>
        <w:numPr>
          <w:ilvl w:val="0"/>
          <w:numId w:val="1"/>
        </w:numPr>
        <w:spacing w:after="8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Financial health</w:t>
      </w:r>
      <w:r w:rsidDel="00000000" w:rsidR="00000000" w:rsidRPr="00000000">
        <w:rPr>
          <w:rFonts w:ascii="Calibri" w:cs="Calibri" w:eastAsia="Calibri" w:hAnsi="Calibri"/>
          <w:rtl w:val="0"/>
        </w:rPr>
        <w:t xml:space="preserve">: A critical, yet often overlooked, aspect is the financial health and status of the insurance carrier itself. The carrier's financial strength directly impacts its ability to meet its obligations to policyholders. </w:t>
      </w:r>
    </w:p>
    <w:p w:rsidR="00000000" w:rsidDel="00000000" w:rsidP="00000000" w:rsidRDefault="00000000" w:rsidRPr="00000000" w14:paraId="0000001B">
      <w:pPr>
        <w:numPr>
          <w:ilvl w:val="0"/>
          <w:numId w:val="1"/>
        </w:numPr>
        <w:spacing w:after="8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Rating agency </w:t>
      </w:r>
      <w:r w:rsidDel="00000000" w:rsidR="00000000" w:rsidRPr="00000000">
        <w:rPr>
          <w:rFonts w:ascii="Calibri" w:cs="Calibri" w:eastAsia="Calibri" w:hAnsi="Calibri"/>
          <w:rtl w:val="0"/>
        </w:rPr>
        <w:t xml:space="preserve">reports provide valuable insights into the carrier’s creditworthiness and investment strategies. Guide them on accessing and interpreting financial strength ratings issued by independent agencies like AM Best, Moody's, and Standard &amp; Poor's. These ratings provide valuable insights into the carrier's financial stability, claims-paying ability, and overall risk profile.</w:t>
      </w:r>
    </w:p>
    <w:p w:rsidR="00000000" w:rsidDel="00000000" w:rsidP="00000000" w:rsidRDefault="00000000" w:rsidRPr="00000000" w14:paraId="0000001C">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pStyle w:val="Heading4"/>
        <w:keepNext w:val="0"/>
        <w:keepLines w:val="0"/>
        <w:spacing w:after="0" w:before="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H2: Doing the due diligence</w:t>
      </w:r>
    </w:p>
    <w:p w:rsidR="00000000" w:rsidDel="00000000" w:rsidP="00000000" w:rsidRDefault="00000000" w:rsidRPr="00000000" w14:paraId="0000001E">
      <w:pPr>
        <w:spacing w:before="220" w:lineRule="auto"/>
        <w:rPr>
          <w:rFonts w:ascii="Calibri" w:cs="Calibri" w:eastAsia="Calibri" w:hAnsi="Calibri"/>
        </w:rPr>
      </w:pPr>
      <w:r w:rsidDel="00000000" w:rsidR="00000000" w:rsidRPr="00000000">
        <w:rPr>
          <w:rFonts w:ascii="Calibri" w:cs="Calibri" w:eastAsia="Calibri" w:hAnsi="Calibri"/>
          <w:rtl w:val="0"/>
        </w:rPr>
        <w:t xml:space="preserve">As licensed agents or financial professionals, it’s our duty to conduct thorough due diligence when recommending solutions for our clients, including:</w:t>
      </w:r>
    </w:p>
    <w:p w:rsidR="00000000" w:rsidDel="00000000" w:rsidP="00000000" w:rsidRDefault="00000000" w:rsidRPr="00000000" w14:paraId="0000001F">
      <w:pPr>
        <w:numPr>
          <w:ilvl w:val="0"/>
          <w:numId w:val="3"/>
        </w:numPr>
        <w:spacing w:before="8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Comparative analysis:</w:t>
      </w:r>
      <w:r w:rsidDel="00000000" w:rsidR="00000000" w:rsidRPr="00000000">
        <w:rPr>
          <w:rFonts w:ascii="Calibri" w:cs="Calibri" w:eastAsia="Calibri" w:hAnsi="Calibri"/>
          <w:rtl w:val="0"/>
        </w:rPr>
        <w:t xml:space="preserve"> Compare different carriers' financial health and investment strategies. Look for consistent performance and a track record of stability.</w:t>
      </w:r>
    </w:p>
    <w:p w:rsidR="00000000" w:rsidDel="00000000" w:rsidP="00000000" w:rsidRDefault="00000000" w:rsidRPr="00000000" w14:paraId="00000020">
      <w:pPr>
        <w:numPr>
          <w:ilvl w:val="0"/>
          <w:numId w:val="3"/>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Cautioning consumers: </w:t>
      </w:r>
      <w:r w:rsidDel="00000000" w:rsidR="00000000" w:rsidRPr="00000000">
        <w:rPr>
          <w:rFonts w:ascii="Calibri" w:cs="Calibri" w:eastAsia="Calibri" w:hAnsi="Calibri"/>
          <w:rtl w:val="0"/>
        </w:rPr>
        <w:t xml:space="preserve">Some carriers may offer handsome premium bonuses or attractive interest rates to attract customers.</w:t>
      </w:r>
      <w:r w:rsidDel="00000000" w:rsidR="00000000" w:rsidRPr="00000000">
        <w:rPr>
          <w:rFonts w:ascii="Calibri" w:cs="Calibri" w:eastAsia="Calibri" w:hAnsi="Calibri"/>
          <w:vertAlign w:val="superscript"/>
        </w:rPr>
        <w:footnoteReference w:customMarkFollows="0" w:id="2"/>
      </w:r>
      <w:r w:rsidDel="00000000" w:rsidR="00000000" w:rsidRPr="00000000">
        <w:rPr>
          <w:rFonts w:ascii="Calibri" w:cs="Calibri" w:eastAsia="Calibri" w:hAnsi="Calibri"/>
          <w:rtl w:val="0"/>
        </w:rPr>
        <w:t xml:space="preserve"> While these offers may seem appealing, they can often be a red flag. Help your clients understand that a slightly higher premium for life insurance, or a lower interest rate for annuities, from a financially stable carrier may be a better long-term investment.</w:t>
      </w:r>
    </w:p>
    <w:p w:rsidR="00000000" w:rsidDel="00000000" w:rsidP="00000000" w:rsidRDefault="00000000" w:rsidRPr="00000000" w14:paraId="00000021">
      <w:pPr>
        <w:numPr>
          <w:ilvl w:val="0"/>
          <w:numId w:val="3"/>
        </w:numPr>
        <w:spacing w:after="8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Regular reviews:</w:t>
      </w:r>
      <w:r w:rsidDel="00000000" w:rsidR="00000000" w:rsidRPr="00000000">
        <w:rPr>
          <w:rFonts w:ascii="Calibri" w:cs="Calibri" w:eastAsia="Calibri" w:hAnsi="Calibri"/>
          <w:rtl w:val="0"/>
        </w:rPr>
        <w:t xml:space="preserve"> Encourage clients to regularly review their policies and the carrier’s financial health. Market conditions can change rapidly, and staying informed is crucial to making the right decisions.</w:t>
      </w:r>
    </w:p>
    <w:p w:rsidR="00000000" w:rsidDel="00000000" w:rsidP="00000000" w:rsidRDefault="00000000" w:rsidRPr="00000000" w14:paraId="00000022">
      <w:pPr>
        <w:spacing w:after="80" w:before="80" w:lineRule="auto"/>
        <w:rPr>
          <w:rFonts w:ascii="Calibri" w:cs="Calibri" w:eastAsia="Calibri" w:hAnsi="Calibri"/>
          <w:i w:val="1"/>
          <w:iCs w:val="1"/>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color w:val="000000"/>
          <w:rtl w:val="0"/>
        </w:rPr>
        <w:t xml:space="preserve">H2: Knowledge is consumer power</w:t>
      </w:r>
      <w:r w:rsidDel="00000000" w:rsidR="00000000" w:rsidRPr="00000000">
        <w:rPr>
          <w:rtl w:val="0"/>
        </w:rPr>
      </w:r>
    </w:p>
    <w:p w:rsidR="00000000" w:rsidDel="00000000" w:rsidP="00000000" w:rsidRDefault="00000000" w:rsidRPr="00000000" w14:paraId="00000023">
      <w:pPr>
        <w:spacing w:after="240" w:before="240" w:lineRule="auto"/>
        <w:rPr>
          <w:rFonts w:ascii="Calibri" w:cs="Calibri" w:eastAsia="Calibri" w:hAnsi="Calibri"/>
        </w:rPr>
      </w:pPr>
      <w:bookmarkStart w:colFirst="0" w:colLast="0" w:name="_heading=h.hwffkbtefz57" w:id="2"/>
      <w:bookmarkEnd w:id="2"/>
      <w:r w:rsidDel="00000000" w:rsidR="00000000" w:rsidRPr="00000000">
        <w:rPr>
          <w:rFonts w:ascii="Calibri" w:cs="Calibri" w:eastAsia="Calibri" w:hAnsi="Calibri"/>
          <w:rtl w:val="0"/>
        </w:rPr>
        <w:t xml:space="preserve">Equipping your clients with the behind-the-scenes knowledge will help them make better, more informed decisions. Discuss the risk tolerance levels associated with different investment or allocation strategies within their policy options. Help them navigate the various choices offered in your product portfolio, ensuring alignment with their long-term financial goals and risk appetite.</w:t>
      </w:r>
    </w:p>
    <w:p w:rsidR="00000000" w:rsidDel="00000000" w:rsidP="00000000" w:rsidRDefault="00000000" w:rsidRPr="00000000" w14:paraId="00000024">
      <w:pPr>
        <w:spacing w:before="220" w:lineRule="auto"/>
        <w:rPr>
          <w:rFonts w:ascii="Calibri" w:cs="Calibri" w:eastAsia="Calibri" w:hAnsi="Calibri"/>
        </w:rPr>
      </w:pPr>
      <w:r w:rsidDel="00000000" w:rsidR="00000000" w:rsidRPr="00000000">
        <w:rPr>
          <w:rFonts w:ascii="Calibri" w:cs="Calibri" w:eastAsia="Calibri" w:hAnsi="Calibri"/>
          <w:rtl w:val="0"/>
        </w:rPr>
        <w:t xml:space="preserve">Financial professionals and licensed agents should provide the guidance and education necessary to navigate any product's complexities. By doing so, we can ensure that our clients are well-protected and confident in their financial future.</w:t>
      </w:r>
    </w:p>
    <w:p w:rsidR="00000000" w:rsidDel="00000000" w:rsidP="00000000" w:rsidRDefault="00000000" w:rsidRPr="00000000" w14:paraId="00000025">
      <w:pPr>
        <w:spacing w:before="220" w:lineRule="auto"/>
        <w:jc w:val="cente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26">
      <w:pPr>
        <w:spacing w:before="220" w:lineRule="auto"/>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SEO Details: </w:t>
      </w:r>
    </w:p>
    <w:p w:rsidR="00000000" w:rsidDel="00000000" w:rsidP="00000000" w:rsidRDefault="00000000" w:rsidRPr="00000000" w14:paraId="00000027">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Focus Keyphrase:</w:t>
      </w:r>
      <w:r w:rsidDel="00000000" w:rsidR="00000000" w:rsidRPr="00000000">
        <w:rPr>
          <w:rFonts w:ascii="Calibri" w:cs="Calibri" w:eastAsia="Calibri" w:hAnsi="Calibri"/>
          <w:rtl w:val="0"/>
        </w:rPr>
        <w:t xml:space="preserve"> life insurance and annuities</w:t>
      </w:r>
    </w:p>
    <w:p w:rsidR="00000000" w:rsidDel="00000000" w:rsidP="00000000" w:rsidRDefault="00000000" w:rsidRPr="00000000" w14:paraId="00000028">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Category(ies):</w:t>
      </w:r>
      <w:r w:rsidDel="00000000" w:rsidR="00000000" w:rsidRPr="00000000">
        <w:rPr>
          <w:rFonts w:ascii="Calibri" w:cs="Calibri" w:eastAsia="Calibri" w:hAnsi="Calibri"/>
          <w:rtl w:val="0"/>
        </w:rPr>
        <w:t xml:space="preserve"> Life, Whole Life, Protection/Income</w:t>
      </w:r>
    </w:p>
    <w:p w:rsidR="00000000" w:rsidDel="00000000" w:rsidP="00000000" w:rsidRDefault="00000000" w:rsidRPr="00000000" w14:paraId="00000029">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Tags:</w:t>
      </w:r>
      <w:r w:rsidDel="00000000" w:rsidR="00000000" w:rsidRPr="00000000">
        <w:rPr>
          <w:rFonts w:ascii="Calibri" w:cs="Calibri" w:eastAsia="Calibri" w:hAnsi="Calibri"/>
          <w:rtl w:val="0"/>
        </w:rPr>
        <w:t xml:space="preserve"> life insurance, annuities, carrier ratings, financial strength, risk management, insurance planning</w:t>
      </w:r>
    </w:p>
    <w:p w:rsidR="00000000" w:rsidDel="00000000" w:rsidP="00000000" w:rsidRDefault="00000000" w:rsidRPr="00000000" w14:paraId="0000002A">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SEO Title:</w:t>
      </w:r>
      <w:r w:rsidDel="00000000" w:rsidR="00000000" w:rsidRPr="00000000">
        <w:rPr>
          <w:rFonts w:ascii="Calibri" w:cs="Calibri" w:eastAsia="Calibri" w:hAnsi="Calibri"/>
          <w:rtl w:val="0"/>
        </w:rPr>
        <w:t xml:space="preserve"> The Hidden Side of Life Insurance and Annuities</w:t>
      </w:r>
    </w:p>
    <w:p w:rsidR="00000000" w:rsidDel="00000000" w:rsidP="00000000" w:rsidRDefault="00000000" w:rsidRPr="00000000" w14:paraId="0000002B">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Meta Description:</w:t>
      </w:r>
      <w:r w:rsidDel="00000000" w:rsidR="00000000" w:rsidRPr="00000000">
        <w:rPr>
          <w:rFonts w:ascii="Calibri" w:cs="Calibri" w:eastAsia="Calibri" w:hAnsi="Calibri"/>
          <w:rtl w:val="0"/>
        </w:rPr>
        <w:t xml:space="preserve"> Learn what consumers should know about life insurance and annuities, including carrier ratings, investment strategy, and long-term financial strength.</w:t>
      </w:r>
    </w:p>
    <w:p w:rsidR="00000000" w:rsidDel="00000000" w:rsidP="00000000" w:rsidRDefault="00000000" w:rsidRPr="00000000" w14:paraId="0000002C">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Page Slug:</w:t>
      </w:r>
      <w:r w:rsidDel="00000000" w:rsidR="00000000" w:rsidRPr="00000000">
        <w:rPr>
          <w:rFonts w:ascii="Calibri" w:cs="Calibri" w:eastAsia="Calibri" w:hAnsi="Calibri"/>
          <w:rtl w:val="0"/>
        </w:rPr>
        <w:t xml:space="preserve"> hidden-side-life-insurance-and-annuities</w:t>
      </w:r>
    </w:p>
    <w:p w:rsidR="00000000" w:rsidDel="00000000" w:rsidP="00000000" w:rsidRDefault="00000000" w:rsidRPr="00000000" w14:paraId="0000002D">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Featured Image recommendation:</w:t>
      </w:r>
      <w:r w:rsidDel="00000000" w:rsidR="00000000" w:rsidRPr="00000000">
        <w:rPr>
          <w:rFonts w:ascii="Calibri" w:cs="Calibri" w:eastAsia="Calibri" w:hAnsi="Calibri"/>
          <w:rtl w:val="0"/>
        </w:rPr>
        <w:t xml:space="preserve"> A financial professional reviewing carrier ratings and policy details with a client.</w:t>
      </w:r>
    </w:p>
    <w:p w:rsidR="00000000" w:rsidDel="00000000" w:rsidP="00000000" w:rsidRDefault="00000000" w:rsidRPr="00000000" w14:paraId="0000002E">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Alt &amp; Title Tag:</w:t>
      </w:r>
      <w:r w:rsidDel="00000000" w:rsidR="00000000" w:rsidRPr="00000000">
        <w:rPr>
          <w:rFonts w:ascii="Calibri" w:cs="Calibri" w:eastAsia="Calibri" w:hAnsi="Calibri"/>
          <w:rtl w:val="0"/>
        </w:rPr>
        <w:t xml:space="preserve"> The Hidden Side of Life Insurance and Annuities | AmeriLife</w:t>
      </w:r>
    </w:p>
    <w:p w:rsidR="00000000" w:rsidDel="00000000" w:rsidP="00000000" w:rsidRDefault="00000000" w:rsidRPr="00000000" w14:paraId="0000002F">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H1:</w:t>
      </w:r>
      <w:r w:rsidDel="00000000" w:rsidR="00000000" w:rsidRPr="00000000">
        <w:rPr>
          <w:rFonts w:ascii="Calibri" w:cs="Calibri" w:eastAsia="Calibri" w:hAnsi="Calibri"/>
          <w:rtl w:val="0"/>
        </w:rPr>
        <w:t xml:space="preserve"> Behind the Scenes: Explaining the Hidden Side of Life Insurance &amp; Annuities</w:t>
      </w:r>
    </w:p>
    <w:p w:rsidR="00000000" w:rsidDel="00000000" w:rsidP="00000000" w:rsidRDefault="00000000" w:rsidRPr="00000000" w14:paraId="00000030">
      <w:pPr>
        <w:spacing w:before="22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before="22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34">
      <w:pPr>
        <w:spacing w:after="80" w:lineRule="auto"/>
        <w:rPr>
          <w:rFonts w:ascii="Calibri" w:cs="Calibri" w:eastAsia="Calibri" w:hAnsi="Calibri"/>
        </w:rPr>
      </w:pPr>
      <w:bookmarkStart w:colFirst="0" w:colLast="0" w:name="_heading=h.o71iiwa0byxp" w:id="3"/>
      <w:bookmarkEnd w:id="3"/>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jc w:val="right"/>
      <w:rPr>
        <w:rFonts w:ascii="Calibri" w:cs="Calibri" w:eastAsia="Calibri" w:hAnsi="Calibri"/>
        <w:color w:val="cccccc"/>
      </w:rPr>
    </w:pPr>
    <w:r w:rsidDel="00000000" w:rsidR="00000000" w:rsidRPr="00000000">
      <w:rPr>
        <w:rFonts w:ascii="Calibri" w:cs="Calibri" w:eastAsia="Calibri" w:hAnsi="Calibri"/>
        <w:color w:val="cccccc"/>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https://content.naic.org/sites/default/files/capital-markets-special-reports-impact-of-rising-rates.pdf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footnote>
  <w:footnote w:id="1">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https://insurancenewsnet.com/innarticle/hidden-risk-the-impact-of-financial-markets-on-life-insurance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footnote>
  <w:footnote w:id="2">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https://insurancenewsnet.com/innarticle/hidden-risk-the-impact-of-financial-markets-on-life-insurance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rFonts w:ascii="Calibri" w:cs="Calibri" w:eastAsia="Calibri" w:hAnsi="Calibri"/>
        <w:color w:val="cccccc"/>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content.naic.org/sites/default/files/capital-markets-special-reports-impact-of-rising-rates.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content.naic.org/sites/default/files/capital-markets-special-reports-impact-of-rising-rates.pdf" TargetMode="External"/><Relationship Id="rId2" Type="http://schemas.openxmlformats.org/officeDocument/2006/relationships/hyperlink" Target="https://insurancenewsnet.com/innarticle/hidden-risk-the-impact-of-financial-markets-on-life-insurance" TargetMode="External"/><Relationship Id="rId3" Type="http://schemas.openxmlformats.org/officeDocument/2006/relationships/hyperlink" Target="https://insurancenewsnet.com/innarticle/hidden-risk-the-impact-of-financial-markets-on-life-insur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OPw2F0ytBHMyu5I5WIfXnDFKGQ==">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